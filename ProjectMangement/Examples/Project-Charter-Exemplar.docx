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E42BF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rFonts w:ascii="Roboto Medium" w:eastAsia="Roboto Medium" w:hAnsi="Roboto Medium" w:cs="Roboto Medium"/>
          <w:color w:val="3369E8"/>
          <w:sz w:val="40"/>
          <w:szCs w:val="40"/>
        </w:rPr>
      </w:pPr>
      <w:r>
        <w:rPr>
          <w:rFonts w:ascii="Roboto Medium" w:eastAsia="Roboto Medium" w:hAnsi="Roboto Medium" w:cs="Roboto Medium"/>
          <w:noProof/>
          <w:color w:val="3369E8"/>
          <w:sz w:val="40"/>
          <w:szCs w:val="40"/>
        </w:rPr>
        <w:drawing>
          <wp:inline distT="114300" distB="114300" distL="114300" distR="114300" wp14:anchorId="79FFFBEB" wp14:editId="6C706705">
            <wp:extent cx="2343150" cy="179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90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39099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rFonts w:ascii="Roboto Medium" w:eastAsia="Roboto Medium" w:hAnsi="Roboto Medium" w:cs="Roboto Medium"/>
          <w:color w:val="6AA84F"/>
          <w:sz w:val="40"/>
          <w:szCs w:val="40"/>
        </w:rPr>
      </w:pPr>
      <w:r>
        <w:rPr>
          <w:rFonts w:ascii="Roboto Medium" w:eastAsia="Roboto Medium" w:hAnsi="Roboto Medium" w:cs="Roboto Medium"/>
          <w:color w:val="6AA84F"/>
          <w:sz w:val="40"/>
          <w:szCs w:val="40"/>
        </w:rPr>
        <w:t>Plant Pals Operations &amp; Training Plan</w:t>
      </w:r>
    </w:p>
    <w:p w14:paraId="67FF170B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rFonts w:ascii="Roboto" w:eastAsia="Roboto" w:hAnsi="Roboto" w:cs="Roboto"/>
          <w:color w:val="434343"/>
          <w:sz w:val="24"/>
          <w:szCs w:val="24"/>
        </w:rPr>
      </w:pPr>
      <w:r>
        <w:rPr>
          <w:rFonts w:ascii="Roboto" w:eastAsia="Roboto" w:hAnsi="Roboto" w:cs="Roboto"/>
          <w:b/>
          <w:color w:val="434343"/>
          <w:sz w:val="30"/>
          <w:szCs w:val="30"/>
        </w:rPr>
        <w:t>February 15th</w:t>
      </w:r>
      <w:r>
        <w:rPr>
          <w:rFonts w:ascii="Roboto" w:eastAsia="Roboto" w:hAnsi="Roboto" w:cs="Roboto"/>
          <w:b/>
          <w:color w:val="434343"/>
          <w:sz w:val="30"/>
          <w:szCs w:val="30"/>
        </w:rPr>
        <w:t xml:space="preserve"> </w:t>
      </w:r>
      <w:r>
        <w:rPr>
          <w:rFonts w:ascii="Roboto" w:eastAsia="Roboto" w:hAnsi="Roboto" w:cs="Roboto"/>
          <w:color w:val="434343"/>
          <w:sz w:val="24"/>
          <w:szCs w:val="24"/>
        </w:rPr>
        <w:t xml:space="preserve">  </w:t>
      </w:r>
    </w:p>
    <w:p w14:paraId="4023FC8E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color w:val="222222"/>
          <w:highlight w:val="white"/>
        </w:rPr>
      </w:pPr>
    </w:p>
    <w:p w14:paraId="3F9C9B38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rFonts w:ascii="Roboto" w:eastAsia="Roboto" w:hAnsi="Roboto" w:cs="Roboto"/>
          <w:color w:val="434343"/>
          <w:sz w:val="24"/>
          <w:szCs w:val="24"/>
        </w:rPr>
      </w:pPr>
      <w:r>
        <w:rPr>
          <w:color w:val="222222"/>
          <w:highlight w:val="white"/>
        </w:rPr>
        <w:t xml:space="preserve">Document Status: Draft | </w:t>
      </w:r>
      <w:r>
        <w:rPr>
          <w:b/>
          <w:color w:val="222222"/>
          <w:highlight w:val="white"/>
          <w:u w:val="single"/>
        </w:rPr>
        <w:t>In Review</w:t>
      </w:r>
      <w:r>
        <w:rPr>
          <w:color w:val="222222"/>
          <w:highlight w:val="white"/>
        </w:rPr>
        <w:t xml:space="preserve"> | Approved </w:t>
      </w:r>
    </w:p>
    <w:p w14:paraId="75FB7FB1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rFonts w:ascii="Roboto" w:eastAsia="Roboto" w:hAnsi="Roboto" w:cs="Roboto"/>
          <w:color w:val="434343"/>
          <w:sz w:val="24"/>
          <w:szCs w:val="24"/>
        </w:rPr>
      </w:pPr>
      <w:r>
        <w:pict w14:anchorId="2F2D2660">
          <v:rect id="_x0000_i1025" style="width:0;height:1.5pt" o:hralign="center" o:hrstd="t" o:hr="t" fillcolor="#a0a0a0" stroked="f"/>
        </w:pict>
      </w:r>
    </w:p>
    <w:p w14:paraId="4C5EAD06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rFonts w:ascii="Roboto" w:eastAsia="Roboto" w:hAnsi="Roboto" w:cs="Roboto"/>
          <w:b/>
          <w:color w:val="434343"/>
          <w:sz w:val="24"/>
          <w:szCs w:val="24"/>
        </w:rPr>
      </w:pPr>
    </w:p>
    <w:p w14:paraId="6720A59B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ind w:left="-360" w:right="-360"/>
        <w:jc w:val="center"/>
        <w:rPr>
          <w:rFonts w:ascii="Roboto" w:eastAsia="Roboto" w:hAnsi="Roboto" w:cs="Roboto"/>
          <w:color w:val="333333"/>
        </w:rPr>
      </w:pPr>
      <w:r>
        <w:rPr>
          <w:rFonts w:ascii="Roboto" w:eastAsia="Roboto" w:hAnsi="Roboto" w:cs="Roboto"/>
          <w:b/>
          <w:color w:val="434343"/>
          <w:sz w:val="24"/>
          <w:szCs w:val="24"/>
        </w:rPr>
        <w:t xml:space="preserve">Executive Summary: </w:t>
      </w:r>
      <w:r>
        <w:rPr>
          <w:rFonts w:ascii="Roboto" w:eastAsia="Roboto" w:hAnsi="Roboto" w:cs="Roboto"/>
          <w:color w:val="333333"/>
        </w:rPr>
        <w:t>Our plan is to create sustainable fulfillment and delivery practices for Plant Pals’ day-to-day operations. By creating fulfillment and delivery practices we can meet our larger project goals of increasing revenue and brand awareness, and decreasing customer attrition.</w:t>
      </w:r>
    </w:p>
    <w:p w14:paraId="6A7E10C2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i/>
          <w:color w:val="434343"/>
          <w:sz w:val="24"/>
          <w:szCs w:val="24"/>
        </w:rPr>
      </w:pPr>
    </w:p>
    <w:tbl>
      <w:tblPr>
        <w:tblStyle w:val="a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1654" w14:paraId="568FC2C3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E06F" w14:textId="77777777" w:rsidR="00991654" w:rsidRDefault="00D41E31">
            <w:pPr>
              <w:spacing w:line="240" w:lineRule="auto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Project Goal</w:t>
            </w:r>
          </w:p>
        </w:tc>
      </w:tr>
      <w:tr w:rsidR="00991654" w14:paraId="7D44EFE4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F94C5" w14:textId="77777777" w:rsidR="00991654" w:rsidRDefault="00D41E31">
            <w:pPr>
              <w:widowControl w:val="0"/>
              <w:rPr>
                <w:rFonts w:ascii="Roboto" w:eastAsia="Roboto" w:hAnsi="Roboto" w:cs="Roboto"/>
                <w:i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i/>
                <w:color w:val="434343"/>
                <w:sz w:val="24"/>
                <w:szCs w:val="24"/>
              </w:rPr>
              <w:t>SMART: S</w:t>
            </w:r>
            <w:r>
              <w:rPr>
                <w:rFonts w:ascii="Roboto" w:eastAsia="Roboto" w:hAnsi="Roboto" w:cs="Roboto"/>
                <w:i/>
                <w:color w:val="434343"/>
                <w:sz w:val="24"/>
                <w:szCs w:val="24"/>
              </w:rPr>
              <w:t xml:space="preserve">pecific, </w:t>
            </w:r>
            <w:r>
              <w:rPr>
                <w:rFonts w:ascii="Roboto" w:eastAsia="Roboto" w:hAnsi="Roboto" w:cs="Roboto"/>
                <w:b/>
                <w:i/>
                <w:color w:val="434343"/>
                <w:sz w:val="24"/>
                <w:szCs w:val="24"/>
              </w:rPr>
              <w:t>M</w:t>
            </w:r>
            <w:r>
              <w:rPr>
                <w:rFonts w:ascii="Roboto" w:eastAsia="Roboto" w:hAnsi="Roboto" w:cs="Roboto"/>
                <w:i/>
                <w:color w:val="434343"/>
                <w:sz w:val="24"/>
                <w:szCs w:val="24"/>
              </w:rPr>
              <w:t xml:space="preserve">easurable, </w:t>
            </w:r>
            <w:r>
              <w:rPr>
                <w:rFonts w:ascii="Roboto" w:eastAsia="Roboto" w:hAnsi="Roboto" w:cs="Roboto"/>
                <w:b/>
                <w:i/>
                <w:color w:val="434343"/>
                <w:sz w:val="24"/>
                <w:szCs w:val="24"/>
              </w:rPr>
              <w:t>A</w:t>
            </w:r>
            <w:r>
              <w:rPr>
                <w:rFonts w:ascii="Roboto" w:eastAsia="Roboto" w:hAnsi="Roboto" w:cs="Roboto"/>
                <w:i/>
                <w:color w:val="434343"/>
                <w:sz w:val="24"/>
                <w:szCs w:val="24"/>
              </w:rPr>
              <w:t xml:space="preserve">ttainable, </w:t>
            </w:r>
            <w:r>
              <w:rPr>
                <w:rFonts w:ascii="Roboto" w:eastAsia="Roboto" w:hAnsi="Roboto" w:cs="Roboto"/>
                <w:b/>
                <w:i/>
                <w:color w:val="434343"/>
                <w:sz w:val="24"/>
                <w:szCs w:val="24"/>
              </w:rPr>
              <w:t>R</w:t>
            </w:r>
            <w:r>
              <w:rPr>
                <w:rFonts w:ascii="Roboto" w:eastAsia="Roboto" w:hAnsi="Roboto" w:cs="Roboto"/>
                <w:i/>
                <w:color w:val="434343"/>
                <w:sz w:val="24"/>
                <w:szCs w:val="24"/>
              </w:rPr>
              <w:t xml:space="preserve">elevant, and </w:t>
            </w:r>
            <w:r>
              <w:rPr>
                <w:rFonts w:ascii="Roboto" w:eastAsia="Roboto" w:hAnsi="Roboto" w:cs="Roboto"/>
                <w:b/>
                <w:i/>
                <w:color w:val="434343"/>
                <w:sz w:val="24"/>
                <w:szCs w:val="24"/>
              </w:rPr>
              <w:t>T</w:t>
            </w:r>
            <w:r>
              <w:rPr>
                <w:rFonts w:ascii="Roboto" w:eastAsia="Roboto" w:hAnsi="Roboto" w:cs="Roboto"/>
                <w:i/>
                <w:color w:val="434343"/>
                <w:sz w:val="24"/>
                <w:szCs w:val="24"/>
              </w:rPr>
              <w:t>ime-bound</w:t>
            </w:r>
          </w:p>
          <w:p w14:paraId="106B3E62" w14:textId="77777777" w:rsidR="00991654" w:rsidRDefault="00D41E31">
            <w:pPr>
              <w:widowControl w:val="0"/>
              <w:numPr>
                <w:ilvl w:val="0"/>
                <w:numId w:val="5"/>
              </w:num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Create efficient internal processes and high-quality training procedures and train 90% of employees within 6 months.</w:t>
            </w:r>
            <w:commentRangeStart w:id="0"/>
          </w:p>
        </w:tc>
      </w:tr>
    </w:tbl>
    <w:commentRangeEnd w:id="0"/>
    <w:p w14:paraId="58B40A2B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434343"/>
          <w:sz w:val="24"/>
          <w:szCs w:val="24"/>
        </w:rPr>
      </w:pPr>
      <w:r>
        <w:commentReference w:id="0"/>
      </w:r>
    </w:p>
    <w:p w14:paraId="0DF6F5B5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434343"/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1654" w14:paraId="75509C7E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CB50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commentRangeStart w:id="1"/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Deliverables</w:t>
            </w:r>
            <w:commentRangeEnd w:id="1"/>
            <w:r>
              <w:commentReference w:id="1"/>
            </w:r>
          </w:p>
        </w:tc>
      </w:tr>
      <w:tr w:rsidR="00991654" w14:paraId="4FA57D8A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08536" w14:textId="77777777" w:rsidR="00991654" w:rsidRDefault="00D41E3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 xml:space="preserve">Create a plant delivery and logistics plan </w:t>
            </w:r>
          </w:p>
          <w:p w14:paraId="335330C6" w14:textId="77777777" w:rsidR="00991654" w:rsidRDefault="00D41E3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Set up ordering and supply chain management software</w:t>
            </w:r>
          </w:p>
          <w:p w14:paraId="1982F2B3" w14:textId="77777777" w:rsidR="00991654" w:rsidRDefault="00D41E31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ins w:id="2" w:author="Mara McSorley" w:date="2022-11-22T18:43:00Z">
              <w:r>
                <w:rPr>
                  <w:rFonts w:ascii="Roboto" w:eastAsia="Roboto" w:hAnsi="Roboto" w:cs="Roboto"/>
                  <w:color w:val="434343"/>
                  <w:sz w:val="24"/>
                  <w:szCs w:val="24"/>
                </w:rPr>
                <w:t>Develop and launch</w:t>
              </w:r>
              <w:del w:id="3" w:author="Mara McSorley" w:date="2022-11-22T18:43:00Z">
                <w:r>
                  <w:rPr>
                    <w:rFonts w:ascii="Roboto" w:eastAsia="Roboto" w:hAnsi="Roboto" w:cs="Roboto"/>
                    <w:color w:val="434343"/>
                    <w:sz w:val="24"/>
                    <w:szCs w:val="24"/>
                  </w:rPr>
                  <w:delText>Create</w:delText>
                </w:r>
              </w:del>
            </w:ins>
            <w:del w:id="4" w:author="Mara McSorley" w:date="2022-11-22T18:43:00Z">
              <w:r>
                <w:rPr>
                  <w:rFonts w:ascii="Roboto" w:eastAsia="Roboto" w:hAnsi="Roboto" w:cs="Roboto"/>
                  <w:color w:val="434343"/>
                  <w:sz w:val="24"/>
                  <w:szCs w:val="24"/>
                </w:rPr>
                <w:delText>Launch</w:delText>
              </w:r>
            </w:del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 xml:space="preserve"> employee training program</w:t>
            </w:r>
          </w:p>
        </w:tc>
      </w:tr>
    </w:tbl>
    <w:p w14:paraId="1ACE0009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434343"/>
          <w:sz w:val="24"/>
          <w:szCs w:val="24"/>
        </w:rPr>
      </w:pPr>
    </w:p>
    <w:p w14:paraId="6BE41822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434343"/>
          <w:sz w:val="24"/>
          <w:szCs w:val="24"/>
        </w:rPr>
      </w:pPr>
    </w:p>
    <w:tbl>
      <w:tblPr>
        <w:tblStyle w:val="a1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1654" w14:paraId="209B715F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B967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Business Case / Backgrou</w:t>
            </w: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nd</w:t>
            </w:r>
          </w:p>
        </w:tc>
      </w:tr>
      <w:tr w:rsidR="00991654" w14:paraId="64FA6003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911E5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>Why are we doing this?</w:t>
            </w:r>
          </w:p>
          <w:p w14:paraId="22104381" w14:textId="77777777" w:rsidR="00991654" w:rsidRDefault="00D41E31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 xml:space="preserve">The Operations and Training plan will help us meet the demands of the new service. The plan will help curb customer attrition and provide a high-quality customer experience. By ensuring that Plant Pals has an efficient launch, the </w:t>
            </w: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lastRenderedPageBreak/>
              <w:t xml:space="preserve">Operations and Training plan will help us reach our larger project goal of a 5% revenue increase for Office Green. </w:t>
            </w:r>
          </w:p>
        </w:tc>
      </w:tr>
    </w:tbl>
    <w:p w14:paraId="74423D1C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i/>
          <w:color w:val="434343"/>
          <w:sz w:val="24"/>
          <w:szCs w:val="24"/>
        </w:rPr>
      </w:pPr>
    </w:p>
    <w:p w14:paraId="2C2F5C33" w14:textId="77777777" w:rsidR="00991654" w:rsidRDefault="00991654">
      <w:pPr>
        <w:widowControl w:val="0"/>
        <w:jc w:val="center"/>
        <w:rPr>
          <w:rFonts w:ascii="Roboto" w:eastAsia="Roboto" w:hAnsi="Roboto" w:cs="Roboto"/>
          <w:i/>
          <w:color w:val="434343"/>
          <w:sz w:val="24"/>
          <w:szCs w:val="24"/>
        </w:rPr>
      </w:pPr>
    </w:p>
    <w:tbl>
      <w:tblPr>
        <w:tblStyle w:val="a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1654" w14:paraId="472577CA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E247" w14:textId="77777777" w:rsidR="00991654" w:rsidRDefault="00D41E31">
            <w:pPr>
              <w:widowControl w:val="0"/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Benefits &amp; Costs</w:t>
            </w:r>
          </w:p>
        </w:tc>
      </w:tr>
      <w:tr w:rsidR="00991654" w14:paraId="7AEC2229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4A7E" w14:textId="77777777" w:rsidR="00991654" w:rsidRDefault="00D41E31">
            <w:pPr>
              <w:widowControl w:val="0"/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>Benefits</w:t>
            </w:r>
          </w:p>
          <w:p w14:paraId="2C43698A" w14:textId="77777777" w:rsidR="00991654" w:rsidRDefault="00D41E31">
            <w:pPr>
              <w:widowControl w:val="0"/>
              <w:numPr>
                <w:ilvl w:val="0"/>
                <w:numId w:val="3"/>
              </w:num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Maintaining high quality standards following the initial service launch</w:t>
            </w:r>
          </w:p>
          <w:p w14:paraId="31349B97" w14:textId="77777777" w:rsidR="00991654" w:rsidRDefault="00D41E31">
            <w:pPr>
              <w:widowControl w:val="0"/>
              <w:numPr>
                <w:ilvl w:val="0"/>
                <w:numId w:val="3"/>
              </w:numP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Mitigation of potential revenue losses through customer attrition</w:t>
            </w:r>
          </w:p>
          <w:p w14:paraId="4A41BC22" w14:textId="77777777" w:rsidR="00991654" w:rsidRDefault="00D41E31">
            <w:pPr>
              <w:widowControl w:val="0"/>
              <w:numPr>
                <w:ilvl w:val="0"/>
                <w:numId w:val="3"/>
              </w:numP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Increased customer satisfaction</w:t>
            </w:r>
          </w:p>
          <w:p w14:paraId="56DB3ABE" w14:textId="77777777" w:rsidR="00991654" w:rsidRDefault="00991654">
            <w:pPr>
              <w:widowControl w:val="0"/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</w:p>
          <w:p w14:paraId="3369756C" w14:textId="77777777" w:rsidR="00991654" w:rsidRDefault="00D41E31">
            <w:pPr>
              <w:widowControl w:val="0"/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>Costs:</w:t>
            </w:r>
          </w:p>
          <w:p w14:paraId="6FCA8760" w14:textId="77777777" w:rsidR="00991654" w:rsidRDefault="00D41E31">
            <w:pPr>
              <w:widowControl w:val="0"/>
              <w:numPr>
                <w:ilvl w:val="0"/>
                <w:numId w:val="6"/>
              </w:num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 xml:space="preserve">Fulfillment and inventory maintenance costs </w:t>
            </w:r>
          </w:p>
          <w:p w14:paraId="47B8513B" w14:textId="77777777" w:rsidR="00991654" w:rsidRDefault="00D41E31">
            <w:pPr>
              <w:widowControl w:val="0"/>
              <w:numPr>
                <w:ilvl w:val="0"/>
                <w:numId w:val="6"/>
              </w:numP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Cost of materials (including delivery trucks, packaging materials, etc.)</w:t>
            </w:r>
          </w:p>
          <w:p w14:paraId="051118E2" w14:textId="77777777" w:rsidR="00991654" w:rsidRDefault="00D41E31">
            <w:pPr>
              <w:widowControl w:val="0"/>
              <w:numPr>
                <w:ilvl w:val="0"/>
                <w:numId w:val="6"/>
              </w:numP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Operational costs (ordering systems, transaction costs, overhead)</w:t>
            </w:r>
          </w:p>
          <w:p w14:paraId="7BF43E69" w14:textId="77777777" w:rsidR="00991654" w:rsidRDefault="00D41E31">
            <w:pPr>
              <w:widowControl w:val="0"/>
              <w:numPr>
                <w:ilvl w:val="0"/>
                <w:numId w:val="6"/>
              </w:numP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Time spent on operational systems education and training for employees</w:t>
            </w:r>
          </w:p>
          <w:p w14:paraId="640B37B5" w14:textId="77777777" w:rsidR="00991654" w:rsidRDefault="00991654">
            <w:pPr>
              <w:widowControl w:val="0"/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</w:p>
          <w:p w14:paraId="1D64F472" w14:textId="77777777" w:rsidR="00991654" w:rsidRDefault="00D41E31">
            <w:pPr>
              <w:widowControl w:val="0"/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>Budget needed:</w:t>
            </w:r>
          </w:p>
          <w:p w14:paraId="45027D26" w14:textId="77777777" w:rsidR="00991654" w:rsidRDefault="00D41E31">
            <w:pPr>
              <w:widowControl w:val="0"/>
              <w:numPr>
                <w:ilvl w:val="0"/>
                <w:numId w:val="7"/>
              </w:num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$75,000</w:t>
            </w:r>
          </w:p>
          <w:p w14:paraId="0B87FC71" w14:textId="77777777" w:rsidR="00991654" w:rsidRDefault="00991654">
            <w:pPr>
              <w:widowControl w:val="0"/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</w:p>
        </w:tc>
      </w:tr>
    </w:tbl>
    <w:p w14:paraId="4FE7780E" w14:textId="77777777" w:rsidR="00991654" w:rsidRDefault="00991654">
      <w:pPr>
        <w:widowControl w:val="0"/>
        <w:jc w:val="center"/>
        <w:rPr>
          <w:rFonts w:ascii="Roboto" w:eastAsia="Roboto" w:hAnsi="Roboto" w:cs="Roboto"/>
          <w:i/>
          <w:color w:val="434343"/>
          <w:sz w:val="24"/>
          <w:szCs w:val="24"/>
        </w:rPr>
      </w:pPr>
    </w:p>
    <w:tbl>
      <w:tblPr>
        <w:tblStyle w:val="a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1654" w14:paraId="4E3BCAA7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7FFB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Scope and Exclusion</w:t>
            </w:r>
          </w:p>
        </w:tc>
      </w:tr>
      <w:tr w:rsidR="00991654" w14:paraId="50F992D7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A35EB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 xml:space="preserve">In-Scope: </w:t>
            </w: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Budget Management, Inventory Management, Software Maintenance, Supply Chain Fulfillment, Quality Controls, Transaction Methods, Human Resources</w:t>
            </w:r>
          </w:p>
          <w:p w14:paraId="5C535CA0" w14:textId="77777777" w:rsidR="00991654" w:rsidRDefault="00991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</w:p>
          <w:p w14:paraId="05154151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 xml:space="preserve">Out-of-Scope: </w:t>
            </w: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Web Development, Pricing, Account Management</w:t>
            </w:r>
          </w:p>
          <w:p w14:paraId="1B777614" w14:textId="77777777" w:rsidR="00991654" w:rsidRDefault="00991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</w:p>
        </w:tc>
      </w:tr>
    </w:tbl>
    <w:p w14:paraId="11831714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color w:val="434343"/>
          <w:sz w:val="24"/>
          <w:szCs w:val="24"/>
        </w:rPr>
      </w:pPr>
    </w:p>
    <w:p w14:paraId="6D190CFD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i/>
          <w:color w:val="434343"/>
          <w:sz w:val="24"/>
          <w:szCs w:val="24"/>
        </w:rPr>
      </w:pPr>
      <w:r>
        <w:rPr>
          <w:rFonts w:ascii="Roboto" w:eastAsia="Roboto" w:hAnsi="Roboto" w:cs="Roboto"/>
          <w:i/>
          <w:color w:val="434343"/>
          <w:sz w:val="24"/>
          <w:szCs w:val="24"/>
        </w:rPr>
        <w:t xml:space="preserve"> </w:t>
      </w:r>
    </w:p>
    <w:tbl>
      <w:tblPr>
        <w:tblStyle w:val="a4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1654" w14:paraId="25A77A26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444FC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Project Team</w:t>
            </w:r>
          </w:p>
        </w:tc>
      </w:tr>
      <w:tr w:rsidR="00991654" w14:paraId="09AE16CF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5CE5C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 xml:space="preserve">Project Sponsor: </w:t>
            </w: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Director of Operations</w:t>
            </w:r>
          </w:p>
          <w:p w14:paraId="6ACA6EFE" w14:textId="77777777" w:rsidR="00991654" w:rsidRDefault="00991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</w:p>
          <w:p w14:paraId="731102BA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 xml:space="preserve">Project Lead: </w:t>
            </w: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Project Manager (You!)</w:t>
            </w:r>
          </w:p>
          <w:p w14:paraId="6EA28E88" w14:textId="77777777" w:rsidR="00991654" w:rsidRDefault="00991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</w:p>
          <w:p w14:paraId="6D42E613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 xml:space="preserve">Project Team: </w:t>
            </w: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 xml:space="preserve">Fulfillment Director, Quality Assurance Tester, Inventory Manager, Budget Coordinator, Financial Analyst, Human Resource Specialist </w:t>
            </w:r>
          </w:p>
          <w:p w14:paraId="3A814BAE" w14:textId="77777777" w:rsidR="00991654" w:rsidRDefault="00991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</w:p>
          <w:p w14:paraId="0D4137E4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lastRenderedPageBreak/>
              <w:t>Additional Stakeholders:</w:t>
            </w:r>
            <w:r>
              <w:rPr>
                <w:b/>
              </w:rPr>
              <w:t xml:space="preserve"> </w:t>
            </w: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VP of Customer Satisfaction, Account Manager, Receptionist, Sales Director, Sales Team, Marketing Director, Investors</w:t>
            </w:r>
          </w:p>
          <w:p w14:paraId="1A09EBF7" w14:textId="77777777" w:rsidR="00991654" w:rsidRDefault="00991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</w:p>
        </w:tc>
      </w:tr>
    </w:tbl>
    <w:p w14:paraId="76ADBFE3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i/>
          <w:color w:val="434343"/>
          <w:sz w:val="24"/>
          <w:szCs w:val="24"/>
        </w:rPr>
      </w:pPr>
      <w:r>
        <w:rPr>
          <w:rFonts w:ascii="Roboto" w:eastAsia="Roboto" w:hAnsi="Roboto" w:cs="Roboto"/>
          <w:i/>
          <w:color w:val="434343"/>
          <w:sz w:val="24"/>
          <w:szCs w:val="24"/>
        </w:rPr>
        <w:lastRenderedPageBreak/>
        <w:t xml:space="preserve"> </w:t>
      </w:r>
    </w:p>
    <w:p w14:paraId="02A76C9E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i/>
          <w:color w:val="434343"/>
          <w:sz w:val="24"/>
          <w:szCs w:val="24"/>
        </w:rPr>
      </w:pPr>
      <w:r>
        <w:rPr>
          <w:rFonts w:ascii="Roboto" w:eastAsia="Roboto" w:hAnsi="Roboto" w:cs="Roboto"/>
          <w:i/>
          <w:color w:val="434343"/>
          <w:sz w:val="24"/>
          <w:szCs w:val="24"/>
        </w:rPr>
        <w:t xml:space="preserve"> </w:t>
      </w:r>
    </w:p>
    <w:tbl>
      <w:tblPr>
        <w:tblStyle w:val="a5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1654" w14:paraId="208D5DCB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6AA84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9454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FFFFFF"/>
                <w:sz w:val="24"/>
                <w:szCs w:val="24"/>
              </w:rPr>
              <w:t>Measuring Success:</w:t>
            </w:r>
          </w:p>
        </w:tc>
      </w:tr>
      <w:tr w:rsidR="00991654" w14:paraId="14BA8409" w14:textId="77777777">
        <w:tc>
          <w:tcPr>
            <w:tcW w:w="9360" w:type="dxa"/>
            <w:tcBorders>
              <w:top w:val="single" w:sz="8" w:space="0" w:color="B7B7B7"/>
              <w:left w:val="single" w:sz="8" w:space="0" w:color="B7B7B7"/>
              <w:bottom w:val="single" w:sz="8" w:space="0" w:color="B7B7B7"/>
              <w:right w:val="single" w:sz="8" w:space="0" w:color="B7B7B7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084A" w14:textId="77777777" w:rsidR="00991654" w:rsidRDefault="00D41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434343"/>
                <w:sz w:val="24"/>
                <w:szCs w:val="24"/>
              </w:rPr>
              <w:t>What is acceptable:</w:t>
            </w:r>
          </w:p>
          <w:p w14:paraId="34CEED07" w14:textId="77777777" w:rsidR="00991654" w:rsidRDefault="00D41E31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 xml:space="preserve">95% of orders on time within </w:t>
            </w:r>
            <w:ins w:id="5" w:author="Mara McSorley" w:date="2022-11-22T18:45:00Z">
              <w:r>
                <w:rPr>
                  <w:rFonts w:ascii="Roboto" w:eastAsia="Roboto" w:hAnsi="Roboto" w:cs="Roboto"/>
                  <w:color w:val="434343"/>
                  <w:sz w:val="24"/>
                  <w:szCs w:val="24"/>
                </w:rPr>
                <w:t>one</w:t>
              </w:r>
            </w:ins>
            <w:del w:id="6" w:author="Mara McSorley" w:date="2022-11-22T18:45:00Z">
              <w:r>
                <w:rPr>
                  <w:rFonts w:ascii="Roboto" w:eastAsia="Roboto" w:hAnsi="Roboto" w:cs="Roboto"/>
                  <w:color w:val="434343"/>
                  <w:sz w:val="24"/>
                  <w:szCs w:val="24"/>
                </w:rPr>
                <w:delText>a</w:delText>
              </w:r>
            </w:del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 xml:space="preserve"> month of launch</w:t>
            </w:r>
          </w:p>
          <w:p w14:paraId="0167FFD6" w14:textId="77777777" w:rsidR="00991654" w:rsidRDefault="00D41E31">
            <w:pPr>
              <w:widowControl w:val="0"/>
              <w:numPr>
                <w:ilvl w:val="0"/>
                <w:numId w:val="1"/>
              </w:numP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100% of orders packaged and ready for shipment within two days of being placed</w:t>
            </w:r>
          </w:p>
          <w:p w14:paraId="0DCE6380" w14:textId="77777777" w:rsidR="00991654" w:rsidRDefault="00D41E3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Train at least 90% of employees before the official service launch</w:t>
            </w:r>
          </w:p>
          <w:p w14:paraId="41CBE62A" w14:textId="77777777" w:rsidR="00991654" w:rsidRDefault="00D41E3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34343"/>
                <w:sz w:val="24"/>
                <w:szCs w:val="24"/>
              </w:rPr>
              <w:t>5% revenue increase for Office Green</w:t>
            </w:r>
          </w:p>
          <w:p w14:paraId="4649B53B" w14:textId="77777777" w:rsidR="00991654" w:rsidRDefault="009916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" w:eastAsia="Roboto" w:hAnsi="Roboto" w:cs="Roboto"/>
                <w:color w:val="434343"/>
                <w:sz w:val="24"/>
                <w:szCs w:val="24"/>
              </w:rPr>
            </w:pPr>
          </w:p>
        </w:tc>
      </w:tr>
    </w:tbl>
    <w:p w14:paraId="5267FA73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color w:val="434343"/>
          <w:sz w:val="24"/>
          <w:szCs w:val="24"/>
        </w:rPr>
      </w:pPr>
      <w:r>
        <w:rPr>
          <w:rFonts w:ascii="Roboto" w:eastAsia="Roboto" w:hAnsi="Roboto" w:cs="Roboto"/>
          <w:i/>
          <w:color w:val="434343"/>
          <w:sz w:val="24"/>
          <w:szCs w:val="24"/>
        </w:rPr>
        <w:t xml:space="preserve"> </w:t>
      </w:r>
    </w:p>
    <w:sectPr w:rsidR="00991654">
      <w:pgSz w:w="12240" w:h="15840"/>
      <w:pgMar w:top="85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Mara McSorley" w:date="2022-11-22T18:42:00Z" w:initials="">
    <w:p w14:paraId="7225F894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think we need to pull in "fulfillment and delivery" into this SMART goal and make it more specific to training. Perhaps something like:</w:t>
      </w:r>
    </w:p>
    <w:p w14:paraId="35BE3F73" w14:textId="77777777" w:rsidR="00991654" w:rsidRDefault="009916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5E94F804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Create new, more-efficient fulfillment and delivery processes and train 90% of employees within 6 months.</w:t>
      </w:r>
    </w:p>
  </w:comment>
  <w:comment w:id="1" w:author="Blake Stockton" w:date="2022-10-31T20:14:00Z" w:initials="">
    <w:p w14:paraId="13FB981C" w14:textId="77777777" w:rsidR="00991654" w:rsidRDefault="00D41E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Pulled from the three milestone bullets. I think the three milestone bullets rephrase the preceding scenario more specifically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E94F804" w15:done="0"/>
  <w15:commentEx w15:paraId="13FB981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E94F804" w16cid:durableId="5E7EDE49"/>
  <w16cid:commentId w16cid:paraId="13FB981C" w16cid:durableId="58B635B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AD66317D-EC60-4B30-8114-0528AA04B727}"/>
    <w:embedBoldItalic r:id="rId2" w:fontKey="{DE60AB26-AF00-4EF4-A988-0CEE71EB46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3BB24026-7C3C-433B-A0EB-480AAA08635D}"/>
    <w:embedItalic r:id="rId4" w:fontKey="{E4825AEB-8717-4FC1-BDA3-A3AD7215BAD9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5" w:fontKey="{28017494-D685-4B83-864C-1B5E4F0F6559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6" w:fontKey="{826BB688-3BF2-414F-A4AA-36E994886B7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DC62723D-A2C9-4103-AD50-1A5162530913}"/>
    <w:embedBold r:id="rId8" w:fontKey="{A6CA09E4-D2CC-437B-B0E8-3DE19183E5D8}"/>
    <w:embedItalic r:id="rId9" w:fontKey="{CC293078-C83F-477E-9C3D-ED538CC9DA1F}"/>
    <w:embedBoldItalic r:id="rId10" w:fontKey="{8A258FF4-92AB-46CB-B8F5-92FBFB28627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36D2D070-6F67-4250-BB7D-F4F39C7C8A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23999542-B37E-4243-B49B-40D0E4582D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D1124"/>
    <w:multiLevelType w:val="multilevel"/>
    <w:tmpl w:val="C8EC91FA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1" w15:restartNumberingAfterBreak="0">
    <w:nsid w:val="3A2909A1"/>
    <w:multiLevelType w:val="multilevel"/>
    <w:tmpl w:val="0D943174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3EEF1514"/>
    <w:multiLevelType w:val="multilevel"/>
    <w:tmpl w:val="9D204A2E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3" w15:restartNumberingAfterBreak="0">
    <w:nsid w:val="4DA91B65"/>
    <w:multiLevelType w:val="multilevel"/>
    <w:tmpl w:val="5EAEC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614D44"/>
    <w:multiLevelType w:val="multilevel"/>
    <w:tmpl w:val="C18EDA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277A75"/>
    <w:multiLevelType w:val="multilevel"/>
    <w:tmpl w:val="81261358"/>
    <w:lvl w:ilvl="0">
      <w:start w:val="1"/>
      <w:numFmt w:val="decimal"/>
      <w:lvlText w:val="%1.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abstractNum w:abstractNumId="6" w15:restartNumberingAfterBreak="0">
    <w:nsid w:val="7AFF5FAC"/>
    <w:multiLevelType w:val="multilevel"/>
    <w:tmpl w:val="2A3C89B4"/>
    <w:lvl w:ilvl="0">
      <w:start w:val="1"/>
      <w:numFmt w:val="bullet"/>
      <w:lvlText w:val="●"/>
      <w:lvlJc w:val="left"/>
      <w:pPr>
        <w:ind w:left="7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 Sans" w:eastAsia="Open Sans" w:hAnsi="Open Sans" w:cs="Open Sans"/>
        <w:b w:val="0"/>
        <w:i w:val="0"/>
        <w:smallCaps w:val="0"/>
        <w:strike w:val="0"/>
        <w:color w:val="434343"/>
        <w:sz w:val="20"/>
        <w:szCs w:val="20"/>
        <w:u w:val="none"/>
        <w:shd w:val="clear" w:color="auto" w:fill="auto"/>
        <w:vertAlign w:val="baseline"/>
      </w:rPr>
    </w:lvl>
  </w:abstractNum>
  <w:num w:numId="1" w16cid:durableId="218907004">
    <w:abstractNumId w:val="0"/>
  </w:num>
  <w:num w:numId="2" w16cid:durableId="138616998">
    <w:abstractNumId w:val="3"/>
  </w:num>
  <w:num w:numId="3" w16cid:durableId="981352987">
    <w:abstractNumId w:val="5"/>
  </w:num>
  <w:num w:numId="4" w16cid:durableId="596133708">
    <w:abstractNumId w:val="4"/>
  </w:num>
  <w:num w:numId="5" w16cid:durableId="1893074774">
    <w:abstractNumId w:val="6"/>
  </w:num>
  <w:num w:numId="6" w16cid:durableId="906500602">
    <w:abstractNumId w:val="2"/>
  </w:num>
  <w:num w:numId="7" w16cid:durableId="974333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654"/>
    <w:rsid w:val="00991654"/>
    <w:rsid w:val="00D41E31"/>
    <w:rsid w:val="00FE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A0C1007"/>
  <w15:docId w15:val="{EBE016CF-5BBD-42A7-951F-6EA5F7FDE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Mangal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arora</dc:creator>
  <cp:lastModifiedBy>prerna arora</cp:lastModifiedBy>
  <cp:revision>2</cp:revision>
  <dcterms:created xsi:type="dcterms:W3CDTF">2025-07-06T08:35:00Z</dcterms:created>
  <dcterms:modified xsi:type="dcterms:W3CDTF">2025-07-06T08:35:00Z</dcterms:modified>
</cp:coreProperties>
</file>